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tLeast" w:line="510" w:before="480" w:after="240"/>
        <w:jc w:val="center"/>
        <w:rPr/>
      </w:pPr>
      <w:r>
        <w:rPr>
          <w:rFonts w:ascii="quote-cjk-patch;Inter;system-ui" w:hAnsi="quote-cjk-patch;Inter;system-ui"/>
          <w:b w:val="false"/>
          <w:bCs w:val="false"/>
          <w:sz w:val="36"/>
        </w:rPr>
        <w:t>REGULAMIN DZIAŁALNOŚCI STOWARZYSZENIA ZWYKŁEGO</w:t>
      </w:r>
    </w:p>
    <w:p>
      <w:pPr>
        <w:pStyle w:val="BodyText"/>
        <w:spacing w:lineRule="atLeast" w:line="510" w:before="480" w:after="240"/>
        <w:rPr>
          <w:rFonts w:ascii="quote-cjk-patch;Inter;system-ui" w:hAnsi="quote-cjk-patch;Inter;system-ui" w:hint="eastAsia"/>
          <w:sz w:val="36"/>
        </w:rPr>
      </w:pPr>
      <w:r>
        <w:rPr>
          <w:rFonts w:hint="eastAsia" w:ascii="quote-cjk-patch;Inter;system-ui" w:hAnsi="quote-cjk-patch;Inter;system-ui"/>
          <w:sz w:val="3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Square wrapText="largest"/>
            <wp:docPr id="1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Square wrapText="largest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lineRule="atLeast" w:line="510" w:before="480" w:after="240"/>
        <w:jc w:val="center"/>
        <w:rPr>
          <w:b w:val="false"/>
          <w:bCs w:val="false"/>
        </w:rPr>
      </w:pPr>
      <w:r>
        <w:rPr>
          <w:rFonts w:ascii="quote-cjk-patch;Inter;system-ui" w:hAnsi="quote-cjk-patch;Inter;system-ui"/>
          <w:b w:val="false"/>
          <w:bCs w:val="false"/>
          <w:sz w:val="36"/>
        </w:rPr>
        <w:t xml:space="preserve"> </w:t>
      </w:r>
      <w:r>
        <w:rPr>
          <w:rFonts w:ascii="Inter;system-ui;apple-system;Bl" w:hAnsi="Inter;system-ui;apple-system;Bl"/>
          <w:b w:val="false"/>
          <w:bCs w:val="false"/>
          <w:sz w:val="36"/>
        </w:rPr>
        <w:t xml:space="preserve">Stowarzyszenie </w:t>
      </w:r>
      <w:r>
        <w:rPr>
          <w:rFonts w:ascii="Inter;system-ui;apple-system;Bl" w:hAnsi="Inter;system-ui;apple-system;Bl"/>
          <w:b w:val="false"/>
          <w:bCs w:val="false"/>
          <w:sz w:val="36"/>
        </w:rPr>
        <w:t>Na</w:t>
      </w:r>
      <w:r>
        <w:rPr>
          <w:rFonts w:ascii="Inter;system-ui;apple-system;Bl" w:hAnsi="Inter;system-ui;apple-system;Bl"/>
          <w:b w:val="false"/>
          <w:bCs w:val="false"/>
          <w:sz w:val="36"/>
        </w:rPr>
        <w:t xml:space="preserve"> Rzecz Rozwoju Płóczek Górnych, Nagórza </w:t>
      </w:r>
      <w:r>
        <w:rPr>
          <w:rFonts w:ascii="Inter;system-ui;apple-system;Bl" w:hAnsi="Inter;system-ui;apple-system;Bl"/>
          <w:b w:val="false"/>
          <w:bCs w:val="false"/>
          <w:sz w:val="36"/>
        </w:rPr>
        <w:t>I</w:t>
      </w:r>
      <w:r>
        <w:rPr>
          <w:rFonts w:ascii="Inter;system-ui;apple-system;Bl" w:hAnsi="Inter;system-ui;apple-system;Bl"/>
          <w:b w:val="false"/>
          <w:bCs w:val="false"/>
          <w:sz w:val="36"/>
        </w:rPr>
        <w:t xml:space="preserve"> </w:t>
      </w:r>
      <w:r>
        <w:rPr>
          <w:rFonts w:ascii="Inter;system-ui;apple-system;Bl" w:hAnsi="Inter;system-ui;apple-system;Bl"/>
          <w:b w:val="false"/>
          <w:bCs w:val="false"/>
          <w:sz w:val="36"/>
        </w:rPr>
        <w:t>O</w:t>
      </w:r>
      <w:r>
        <w:rPr>
          <w:rFonts w:ascii="Inter;system-ui;apple-system;Bl" w:hAnsi="Inter;system-ui;apple-system;Bl"/>
          <w:b w:val="false"/>
          <w:bCs w:val="false"/>
          <w:sz w:val="36"/>
        </w:rPr>
        <w:t>kolic - Dolina Agat</w:t>
      </w:r>
      <w:r>
        <w:rPr>
          <w:rFonts w:ascii="Inter;system-ui;apple-system;Bl" w:hAnsi="Inter;system-ui;apple-system;Bl"/>
          <w:b w:val="false"/>
          <w:bCs w:val="false"/>
          <w:sz w:val="36"/>
        </w:rPr>
        <w:t>ów</w:t>
      </w:r>
    </w:p>
    <w:p>
      <w:pPr>
        <w:pStyle w:val="Liniapozioma"/>
        <w:rPr/>
      </w:pPr>
      <w:r>
        <w:rPr/>
      </w:r>
    </w:p>
    <w:p>
      <w:pPr>
        <w:pStyle w:val="Heading2"/>
        <w:spacing w:lineRule="atLeast" w:line="480" w:before="480" w:after="240"/>
        <w:rPr>
          <w:rFonts w:ascii="quote-cjk-patch;Inter;system-ui" w:hAnsi="quote-cjk-patch;Inter;system-ui" w:hint="eastAsia"/>
          <w:b w:val="false"/>
          <w:bCs w:val="false"/>
          <w:sz w:val="33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Spis rozdziałów</w:t>
      </w:r>
    </w:p>
    <w:p>
      <w:pPr>
        <w:pStyle w:val="BodyText"/>
        <w:spacing w:before="240" w:after="24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Rozdział I</w:t>
      </w:r>
      <w:r>
        <w:rPr>
          <w:rFonts w:ascii="quote-cjk-patch;Inter;system-ui" w:hAnsi="quote-cjk-patch;Inter;system-ui"/>
        </w:rPr>
        <w:t> – Postanowienia ogólne</w:t>
        <w:br/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Rozdział II</w:t>
      </w:r>
      <w:r>
        <w:rPr>
          <w:rFonts w:ascii="quote-cjk-patch;Inter;system-ui" w:hAnsi="quote-cjk-patch;Inter;system-ui"/>
        </w:rPr>
        <w:t> – Cele Stowarzyszenia</w:t>
        <w:br/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Rozdział III</w:t>
      </w:r>
      <w:r>
        <w:rPr>
          <w:rFonts w:ascii="quote-cjk-patch;Inter;system-ui" w:hAnsi="quote-cjk-patch;Inter;system-ui"/>
        </w:rPr>
        <w:t> – Sposoby realizacji celów</w:t>
        <w:br/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Rozdział IV</w:t>
      </w:r>
      <w:r>
        <w:rPr>
          <w:rFonts w:ascii="quote-cjk-patch;Inter;system-ui" w:hAnsi="quote-cjk-patch;Inter;system-ui"/>
        </w:rPr>
        <w:t> – Członkowie Stowarzyszenia – prawa i obowiązki</w:t>
        <w:br/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Rozdział V</w:t>
      </w:r>
      <w:r>
        <w:rPr>
          <w:rFonts w:ascii="quote-cjk-patch;Inter;system-ui" w:hAnsi="quote-cjk-patch;Inter;system-ui"/>
        </w:rPr>
        <w:t> – Władze Stowarzyszenia</w:t>
        <w:br/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Rozdział VI</w:t>
      </w:r>
      <w:r>
        <w:rPr>
          <w:rFonts w:ascii="quote-cjk-patch;Inter;system-ui" w:hAnsi="quote-cjk-patch;Inter;system-ui"/>
        </w:rPr>
        <w:t> – Zarząd Stowarzyszenia</w:t>
        <w:br/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Rozdział VII</w:t>
      </w:r>
      <w:r>
        <w:rPr>
          <w:rFonts w:ascii="quote-cjk-patch;Inter;system-ui" w:hAnsi="quote-cjk-patch;Inter;system-ui"/>
        </w:rPr>
        <w:t> – Zebranie Członków</w:t>
        <w:br/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Rozdział VIII</w:t>
      </w:r>
      <w:r>
        <w:rPr>
          <w:rFonts w:ascii="quote-cjk-patch;Inter;system-ui" w:hAnsi="quote-cjk-patch;Inter;system-ui"/>
        </w:rPr>
        <w:t> – Majątek i środki finansowe</w:t>
        <w:br/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Rozdział IX</w:t>
      </w:r>
      <w:r>
        <w:rPr>
          <w:rFonts w:ascii="quote-cjk-patch;Inter;system-ui" w:hAnsi="quote-cjk-patch;Inter;system-ui"/>
        </w:rPr>
        <w:t> – Zmiana regulaminu i rozwiązanie Stowarzyszenia</w:t>
        <w:br/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Rozdział X</w:t>
      </w:r>
      <w:r>
        <w:rPr>
          <w:rFonts w:ascii="quote-cjk-patch;Inter;system-ui" w:hAnsi="quote-cjk-patch;Inter;system-ui"/>
        </w:rPr>
        <w:t> – Postanowienia końcowe</w:t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ascii="quote-cjk-patch;Inter;system-ui" w:hAnsi="quote-cjk-patch;Inter;system-ui"/>
          <w:sz w:val="33"/>
        </w:rPr>
        <w:t>Rozdział I</w:t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  <w:sz w:val="33"/>
        </w:rPr>
      </w:pPr>
      <w:r>
        <w:rPr>
          <w:rFonts w:ascii="quote-cjk-patch;Inter;system-ui" w:hAnsi="quote-cjk-patch;Inter;system-ui"/>
          <w:sz w:val="33"/>
        </w:rPr>
        <w:t>Postanowienia ogólne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1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Stowarzyszenie nosi nazwę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„</w:t>
      </w:r>
      <w:r>
        <w:rPr>
          <w:rStyle w:val="Strong"/>
          <w:rFonts w:ascii="Inter;system-ui;apple-system;Bl" w:hAnsi="Inter;system-ui;apple-system;Bl"/>
          <w:b w:val="false"/>
          <w:bCs w:val="false"/>
        </w:rPr>
        <w:t xml:space="preserve">Stowarzyszenie na Rzecz Rozwoju Płóczek Górnych, Nagórza </w:t>
      </w:r>
      <w:r>
        <w:rPr>
          <w:rStyle w:val="Strong"/>
          <w:rFonts w:ascii="Inter;system-ui;apple-system;Bl" w:hAnsi="Inter;system-ui;apple-system;Bl"/>
          <w:b w:val="false"/>
          <w:bCs w:val="false"/>
        </w:rPr>
        <w:t>I O</w:t>
      </w:r>
      <w:r>
        <w:rPr>
          <w:rStyle w:val="Strong"/>
          <w:rFonts w:ascii="Inter;system-ui;apple-system;Bl" w:hAnsi="Inter;system-ui;apple-system;Bl"/>
          <w:b w:val="false"/>
          <w:bCs w:val="false"/>
        </w:rPr>
        <w:t>kolic - Dolina Agat</w:t>
      </w:r>
      <w:r>
        <w:rPr>
          <w:rStyle w:val="Strong"/>
          <w:rFonts w:ascii="Inter;system-ui;apple-system;Bl" w:hAnsi="Inter;system-ui;apple-system;Bl"/>
          <w:b w:val="false"/>
          <w:bCs w:val="false"/>
        </w:rPr>
        <w:t>ów</w:t>
      </w:r>
      <w:r>
        <w:rPr>
          <w:rStyle w:val="Strong"/>
          <w:rFonts w:ascii="Inter;system-ui;apple-system;Bl" w:hAnsi="Inter;system-ui;apple-system;Bl"/>
          <w:b w:val="false"/>
          <w:bCs w:val="false"/>
        </w:rPr>
        <w:t>”</w:t>
      </w:r>
      <w:r>
        <w:rPr>
          <w:rFonts w:ascii="Inter;system-ui;apple-system;Bl" w:hAnsi="Inter;system-ui;apple-system;Bl"/>
        </w:rPr>
        <w:t>, zwane dalej „Stowarzyszeniem”.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Stowarzyszenie jest stowarzyszeniem zwykłym w rozumieniu ustawy z dnia 7 kwietnia 1989 r. – Prawo o stowarzyszeniach (Dz. U. z 2020 r. poz. 2261 ze zm.).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Stowarzyszenie działa na podstawie przepisów ww. ustawy oraz postanowień niniejszego Regulaminu.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Stowarzyszenie jest dobrowolnym, samorządnym, trwałym zrzeszeniem o celach niezarobkowych.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Stowarzyszenie posiada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ułomną osobowość prawną</w:t>
      </w:r>
      <w:r>
        <w:rPr>
          <w:rFonts w:ascii="quote-cjk-patch;Inter;system-ui" w:hAnsi="quote-cjk-patch;Inter;system-ui"/>
        </w:rPr>
        <w:t>. Może we własnym imieniu nabywać prawa, w tym własność i inne prawa rzeczowe, zaciągać zobowiązania, pozywać i być pozywane.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Stowarzyszenie opiera swoją działalność na społecznej pracy członków. Do prowadzenia swoich spraw może jednak zatrudniać pracowników.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Stowarzyszenie jest powoływane na czas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nieokreślony</w:t>
      </w:r>
      <w:r>
        <w:rPr>
          <w:rFonts w:ascii="quote-cjk-patch;Inter;system-ui" w:hAnsi="quote-cjk-patch;Inter;system-ui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Terenem działania Stowarzyszenia jest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Rzeczpospolita Polska</w:t>
      </w:r>
      <w:r>
        <w:rPr>
          <w:rFonts w:ascii="quote-cjk-patch;Inter;system-ui" w:hAnsi="quote-cjk-patch;Inter;system-ui"/>
        </w:rPr>
        <w:t>, ze szczególnym uwzględnieniem miejscowości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Płóczki Górne</w:t>
      </w:r>
      <w:r>
        <w:rPr>
          <w:rFonts w:ascii="quote-cjk-patch;Inter;system-ui" w:hAnsi="quote-cjk-patch;Inter;system-ui"/>
        </w:rPr>
        <w:t>,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Nagórze</w:t>
      </w:r>
      <w:r>
        <w:rPr>
          <w:rFonts w:ascii="quote-cjk-patch;Inter;system-ui" w:hAnsi="quote-cjk-patch;Inter;system-ui"/>
        </w:rPr>
        <w:t> oraz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Gminy Lwówek Śląski</w:t>
      </w:r>
      <w:r>
        <w:rPr>
          <w:rFonts w:ascii="quote-cjk-patch;Inter;system-ui" w:hAnsi="quote-cjk-patch;Inter;system-ui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 xml:space="preserve">Siedziba Stowarzyszenia mieści się pod adresem,  59-600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Płóczki Górne 4A</w:t>
      </w:r>
      <w:r>
        <w:rPr>
          <w:rFonts w:ascii="quote-cjk-patch;Inter;system-ui" w:hAnsi="quote-cjk-patch;Inter;system-ui"/>
        </w:rPr>
        <w:t>.</w:t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  <w:sz w:val="33"/>
        </w:rPr>
      </w:pPr>
      <w:r>
        <w:rPr>
          <w:rFonts w:ascii="quote-cjk-patch;Inter;system-ui" w:hAnsi="quote-cjk-patch;Inter;system-ui"/>
          <w:sz w:val="33"/>
        </w:rPr>
        <w:t>Rozdział II</w:t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  <w:sz w:val="33"/>
        </w:rPr>
      </w:pPr>
      <w:r>
        <w:rPr>
          <w:rFonts w:ascii="quote-cjk-patch;Inter;system-ui" w:hAnsi="quote-cjk-patch;Inter;system-ui"/>
          <w:sz w:val="33"/>
        </w:rPr>
        <w:t>Cele Stowarzyszenia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2</w:t>
      </w:r>
    </w:p>
    <w:p>
      <w:pPr>
        <w:pStyle w:val="BodyText"/>
        <w:spacing w:before="240" w:after="240"/>
        <w:rPr/>
      </w:pPr>
      <w:r>
        <w:rPr>
          <w:rFonts w:ascii="quote-cjk-patch;Inter;system-ui" w:hAnsi="quote-cjk-patch;Inter;system-ui"/>
        </w:rPr>
        <w:t>Celem Stowarzyszenia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„</w:t>
      </w:r>
      <w:r>
        <w:rPr>
          <w:rStyle w:val="Strong"/>
          <w:rFonts w:ascii="Inter;system-ui;apple-system;Bl" w:hAnsi="Inter;system-ui;apple-system;Bl"/>
          <w:b w:val="false"/>
          <w:bCs w:val="false"/>
        </w:rPr>
        <w:t>Dolina Agatowa – Stowarzyszenie na Rzecz Rozwoju Płóczek Górnych i Nagórza”</w:t>
      </w:r>
      <w:r>
        <w:rPr>
          <w:rFonts w:ascii="quote-cjk-patch;Inter;system-ui" w:hAnsi="quote-cjk-patch;Inter;system-ui"/>
        </w:rPr>
        <w:t> jest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zrównoważony rozwój społeczny, gospodarczy i przestrzenny</w:t>
      </w:r>
      <w:r>
        <w:rPr>
          <w:rFonts w:ascii="quote-cjk-patch;Inter;system-ui" w:hAnsi="quote-cjk-patch;Inter;system-ui"/>
        </w:rPr>
        <w:t> oraz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kompleksowa ochrona dziedzictwa przyrodniczego, geologicznego, krajobrazowego, historycznego i kulturowego</w:t>
      </w:r>
      <w:r>
        <w:rPr>
          <w:rFonts w:ascii="quote-cjk-patch;Inter;system-ui" w:hAnsi="quote-cjk-patch;Inter;system-ui"/>
        </w:rPr>
        <w:t> miejscowości Płóczki Górne, Nagórze oraz ich okolic.</w:t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>Cele Stowarzyszenia obejmują w szczególności:</w:t>
      </w:r>
    </w:p>
    <w:p>
      <w:pPr>
        <w:pStyle w:val="BodyText"/>
        <w:spacing w:before="240" w:after="24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A. OCHRONA KRAJOBRAZU, ŚRODOWISKA I DZIEDZICTWA PRZYRODNICZEGO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Ochrona krajobrazu kulturowego i przyrodniczego</w:t>
      </w:r>
      <w:r>
        <w:rPr>
          <w:rFonts w:ascii="quote-cjk-patch;Inter;system-ui" w:hAnsi="quote-cjk-patch;Inter;system-ui"/>
        </w:rPr>
        <w:t> Płóczek Górnych, Nagórza oraz okolic;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Ochrona ekosystemu i naturalnego obszaru zlewni rzeki Słotwiny oraz jej dopływów</w:t>
      </w:r>
      <w:r>
        <w:rPr>
          <w:rFonts w:ascii="quote-cjk-patch;Inter;system-ui" w:hAnsi="quote-cjk-patch;Inter;system-ui"/>
        </w:rPr>
        <w:t> w celu minimalizowania ryzyka występowania powodzi błyskawicznych, podtopień i podtopień lokalnych;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Ochrona środowiska naturalnego, bioróżnorodności oraz cennych siedlisk przyrodniczych</w:t>
      </w:r>
      <w:r>
        <w:rPr>
          <w:rFonts w:ascii="quote-cjk-patch;Inter;system-ui" w:hAnsi="quote-cjk-patch;Inter;system-ui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Zachowanie walorów krajobrazowych Pogórza Izerskiego</w:t>
      </w:r>
      <w:r>
        <w:rPr>
          <w:rFonts w:ascii="quote-cjk-patch;Inter;system-ui" w:hAnsi="quote-cjk-patch;Inter;system-ui"/>
        </w:rPr>
        <w:t xml:space="preserve"> i terenów otaczających miejscowości Płóczki Górne i Nagórze oraz okolic;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Przeciwdziałanie degradacji środowiska, krajobrazu i dziedzictwa kulturowego</w:t>
      </w:r>
      <w:r>
        <w:rPr>
          <w:rFonts w:ascii="quote-cjk-patch;Inter;system-ui" w:hAnsi="quote-cjk-patch;Inter;system-ui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Wspieranie działań na rzecz zrównoważonego rozwoju</w:t>
      </w:r>
      <w:r>
        <w:rPr>
          <w:rFonts w:ascii="quote-cjk-patch;Inter;system-ui" w:hAnsi="quote-cjk-patch;Inter;system-ui"/>
        </w:rPr>
        <w:t> miejscowości;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Podejmowanie działań na rzecz zachowania ładu przestrzennego</w:t>
      </w:r>
      <w:r>
        <w:rPr>
          <w:rFonts w:ascii="quote-cjk-patch;Inter;system-ui" w:hAnsi="quote-cjk-patch;Inter;system-ui"/>
        </w:rPr>
        <w:t> oraz harmonijnego rozwoju miejscowości.</w:t>
      </w:r>
    </w:p>
    <w:p>
      <w:pPr>
        <w:pStyle w:val="BodyText"/>
        <w:spacing w:before="240" w:after="240"/>
        <w:rPr>
          <w:rStyle w:val="Strong"/>
          <w:rFonts w:ascii="quote-cjk-patch;Inter;system-ui" w:hAnsi="quote-cjk-patch;Inter;system-ui" w:hint="eastAsia"/>
          <w:b w:val="false"/>
          <w:bCs w:val="false"/>
        </w:rPr>
      </w:pPr>
      <w:r>
        <w:rPr>
          <w:rFonts w:hint="eastAsia" w:ascii="quote-cjk-patch;Inter;system-ui" w:hAnsi="quote-cjk-patch;Inter;system-ui"/>
          <w:b w:val="false"/>
          <w:bCs w:val="false"/>
        </w:rPr>
      </w:r>
    </w:p>
    <w:p>
      <w:pPr>
        <w:pStyle w:val="BodyText"/>
        <w:spacing w:before="240" w:after="24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B. OCHRONA DZIEDZICTWA GEOLOGICZNEGO I SUROWCÓW MINERALNYCH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Ochrona wyjątkowego dziedzictwa geologicznego Płóczkowskich Pól Agatowych</w:t>
      </w:r>
      <w:r>
        <w:rPr>
          <w:rFonts w:ascii="quote-cjk-patch;Inter;system-ui" w:hAnsi="quote-cjk-patch;Inter;system-ui"/>
        </w:rPr>
        <w:t> oraz popularyzacja wiedzy o agatowych tradycjach regionu;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Ochrona złóż agatów, jaspisów i innych cennych minerałów</w:t>
      </w:r>
      <w:r>
        <w:rPr>
          <w:rFonts w:ascii="quote-cjk-patch;Inter;system-ui" w:hAnsi="quote-cjk-patch;Inter;system-ui"/>
        </w:rPr>
        <w:t> oraz propagowanie ich odpowiedzialnego udostępniania zgodnie z obowiązującymi przepisami;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Wspieranie ochrony dziedzictwa geologicznego i kulturowego</w:t>
      </w:r>
      <w:r>
        <w:rPr>
          <w:rFonts w:ascii="quote-cjk-patch;Inter;system-ui" w:hAnsi="quote-cjk-patch;Inter;system-ui"/>
        </w:rPr>
        <w:t xml:space="preserve"> regionu Pogórza Izerskiego i </w:t>
      </w:r>
      <w:r>
        <w:rPr>
          <w:rStyle w:val="Emphasis"/>
          <w:rFonts w:ascii="quote-cjk-patch;Inter;system-ui" w:hAnsi="quote-cjk-patch;Inter;system-ui"/>
          <w:i w:val="false"/>
        </w:rPr>
        <w:t>Krainy Wygasłych Wulkanów</w:t>
      </w:r>
      <w:r>
        <w:rPr>
          <w:rFonts w:ascii="quote-cjk-patch;Inter;system-ui" w:hAnsi="quote-cjk-patch;Inter;system-ui"/>
        </w:rPr>
        <w:t>.</w:t>
      </w:r>
    </w:p>
    <w:p>
      <w:pPr>
        <w:pStyle w:val="BodyText"/>
        <w:spacing w:before="240" w:after="24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C. OCHRONA ZABYTKÓW, HISTORII I DZIEDZICTWA KULTUROWEGO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Ochrona historycznego układu ruralistycznego wsi</w:t>
      </w:r>
      <w:r>
        <w:rPr>
          <w:rFonts w:ascii="quote-cjk-patch;Inter;system-ui" w:hAnsi="quote-cjk-patch;Inter;system-ui"/>
        </w:rPr>
        <w:t> oraz tradycyjnej architektury łużyckiej;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Podejmowanie działań zmierzających do zachowania i rewitalizacji zabytków</w:t>
      </w:r>
      <w:r>
        <w:rPr>
          <w:rFonts w:ascii="quote-cjk-patch;Inter;system-ui" w:hAnsi="quote-cjk-patch;Inter;system-ui"/>
        </w:rPr>
        <w:t> oraz obiektów historycznych na terenie działalności Stowarzyszenia;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Ochrona i promocja zabytkowej dzwonnicy, Pałac Nagórze, ruin kaplicy, dawnego cmentarza ewangelickiego w Płóczkach Górnych</w:t>
      </w:r>
      <w:r>
        <w:rPr>
          <w:rFonts w:ascii="quote-cjk-patch;Inter;system-ui" w:hAnsi="quote-cjk-patch;Inter;system-ui"/>
        </w:rPr>
        <w:t>, a także innych obiektów historycznych na terenie działalności Stowarzyszenia;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Dokumentowanie, badanie i popularyzacja historii</w:t>
      </w:r>
      <w:r>
        <w:rPr>
          <w:rFonts w:ascii="quote-cjk-patch;Inter;system-ui" w:hAnsi="quote-cjk-patch;Inter;system-ui"/>
        </w:rPr>
        <w:t> Płóczek Górnych oraz Nagórza;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Ochrona miejsc pamięci narodowej</w:t>
      </w:r>
      <w:r>
        <w:rPr>
          <w:rFonts w:ascii="quote-cjk-patch;Inter;system-ui" w:hAnsi="quote-cjk-patch;Inter;system-ui"/>
        </w:rPr>
        <w:t> oraz lokalnego dziedzictwa historycznego;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Zachowanie i popularyzacja dziedzictwa materialnego i niematerialnego</w:t>
      </w:r>
      <w:r>
        <w:rPr>
          <w:rFonts w:ascii="quote-cjk-patch;Inter;system-ui" w:hAnsi="quote-cjk-patch;Inter;system-ui"/>
        </w:rPr>
        <w:t> regionu.</w:t>
      </w:r>
    </w:p>
    <w:p>
      <w:pPr>
        <w:pStyle w:val="BodyText"/>
        <w:spacing w:before="240" w:after="24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D. OCHRONA TOŻSAMOŚCI, TRADYCJI ORAZ DZIAŁANIA SPOŁECZNE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Pielęgnowanie tradycji, zwyczajów oraz lokalnej tożsamości</w:t>
      </w:r>
      <w:r>
        <w:rPr>
          <w:rFonts w:ascii="quote-cjk-patch;Inter;system-ui" w:hAnsi="quote-cjk-patch;Inter;system-ui"/>
        </w:rPr>
        <w:t> mieszkańców;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Promocja postaw obywatelskich, odpowiedzialności za wspólne dobro</w:t>
      </w:r>
      <w:r>
        <w:rPr>
          <w:rFonts w:ascii="quote-cjk-patch;Inter;system-ui" w:hAnsi="quote-cjk-patch;Inter;system-ui"/>
        </w:rPr>
        <w:t> oraz ochrony dziedzictwa dla przyszłych pokoleń.</w:t>
      </w:r>
    </w:p>
    <w:p>
      <w:pPr>
        <w:pStyle w:val="BodyText"/>
        <w:spacing w:before="240" w:after="24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E. ROZWÓJ SPOŁECZNO-GOSPODARCZY I INFRASTRUKTURALNY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Inter;system-ui;apple-system;Bl" w:hAnsi="Inter;system-ui;apple-system;Bl"/>
          <w:b w:val="false"/>
          <w:bCs w:val="false"/>
        </w:rPr>
        <w:t xml:space="preserve"> </w:t>
      </w:r>
      <w:r>
        <w:rPr>
          <w:rStyle w:val="Strong"/>
          <w:rFonts w:ascii="Inter;system-ui;apple-system;Bl" w:hAnsi="Inter;system-ui;apple-system;Bl"/>
          <w:b w:val="false"/>
          <w:bCs w:val="false"/>
        </w:rPr>
        <w:t>Budowanie i promocja marki „Dolina Agatowa”</w:t>
      </w:r>
      <w:r>
        <w:rPr>
          <w:rFonts w:ascii="quote-cjk-patch;Inter;system-ui" w:hAnsi="quote-cjk-patch;Inter;system-ui"/>
        </w:rPr>
        <w:t> jako unikatowego celu turystycznego, geologicznego i kulturowego na Dolnym Śląsku;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Wspieranie rozwoju lokalnej przedsiębiorczości, agroturystyki, rzemiosła</w:t>
      </w:r>
      <w:r>
        <w:rPr>
          <w:rFonts w:ascii="quote-cjk-patch;Inter;system-ui" w:hAnsi="quote-cjk-patch;Inter;system-ui"/>
        </w:rPr>
        <w:t> oraz usług turystycznych;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Inicjowanie i wspieranie działań na rzecz poprawy dostępności komunikacyjnej, infrastruktury turystycznej, ścieżek rowerowych, szlaków pieszych oraz małej architektury</w:t>
      </w:r>
      <w:r>
        <w:rPr>
          <w:rFonts w:ascii="quote-cjk-patch;Inter;system-ui" w:hAnsi="quote-cjk-patch;Inter;system-ui"/>
        </w:rPr>
        <w:t>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Wspieranie działań na rzecz rewitalizacji przestrzeni publicznej</w:t>
      </w:r>
      <w:r>
        <w:rPr>
          <w:rFonts w:ascii="quote-cjk-patch;Inter;system-ui" w:hAnsi="quote-cjk-patch;Inter;system-ui"/>
        </w:rPr>
        <w:t> w obu miejscowościach;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Wspieranie rozwoju geoturystyki, turystyki pieszej, rowerowej, historycznej i przyrodniczej</w:t>
      </w:r>
      <w:r>
        <w:rPr>
          <w:rFonts w:ascii="quote-cjk-patch;Inter;system-ui" w:hAnsi="quote-cjk-patch;Inter;system-ui"/>
        </w:rPr>
        <w:t>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Promocja Płóczek Górnych i Nagórza</w:t>
      </w:r>
      <w:r>
        <w:rPr>
          <w:rFonts w:ascii="quote-cjk-patch;Inter;system-ui" w:hAnsi="quote-cjk-patch;Inter;system-ui"/>
        </w:rPr>
        <w:t> jako miejscowości o wyjątkowych walorach geologicznych, historycznych i krajobrazowych.</w:t>
      </w:r>
    </w:p>
    <w:p>
      <w:pPr>
        <w:pStyle w:val="BodyText"/>
        <w:spacing w:before="240" w:after="24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F. INTEGRACJA SPOŁECZNA, EDUKACJA ORAZ PARTYCYPACJA SPOŁECZNA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Integrowanie mieszkańców Płóczek Górnych, Nagórza oraz okolic</w:t>
      </w:r>
      <w:r>
        <w:rPr>
          <w:rFonts w:ascii="quote-cjk-patch;Inter;system-ui" w:hAnsi="quote-cjk-patch;Inter;system-ui"/>
        </w:rPr>
        <w:t> wokół działań na rzecz dobra wspólnego;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Zacieśnianie współpracy między społecznościami</w:t>
      </w:r>
      <w:r>
        <w:rPr>
          <w:rFonts w:ascii="quote-cjk-patch;Inter;system-ui" w:hAnsi="quote-cjk-patch;Inter;system-ui"/>
        </w:rPr>
        <w:t>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Prowadzenie działalności edukacyjnej</w:t>
      </w:r>
      <w:r>
        <w:rPr>
          <w:rFonts w:ascii="quote-cjk-patch;Inter;system-ui" w:hAnsi="quote-cjk-patch;Inter;system-ui"/>
        </w:rPr>
        <w:t> w zakresie ochrony środowiska, geologii, historii, dziedzictwa kulturowego oraz zrównoważonego rozwoju;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Organizowanie wydarzeń kulturalnych, edukacyjnych, naukowych i społecznych</w:t>
      </w:r>
      <w:r>
        <w:rPr>
          <w:rFonts w:ascii="quote-cjk-patch;Inter;system-ui" w:hAnsi="quote-cjk-patch;Inter;system-ui"/>
        </w:rPr>
        <w:t>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Wspieranie wolontariatu i aktywności społecznej</w:t>
      </w:r>
      <w:r>
        <w:rPr>
          <w:rFonts w:ascii="quote-cjk-patch;Inter;system-ui" w:hAnsi="quote-cjk-patch;Inter;system-ui"/>
        </w:rPr>
        <w:t>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Podejmowanie działań na rzecz poprawy jakości życia</w:t>
      </w:r>
      <w:r>
        <w:rPr>
          <w:rFonts w:ascii="quote-cjk-patch;Inter;system-ui" w:hAnsi="quote-cjk-patch;Inter;system-ui"/>
        </w:rPr>
        <w:t> mieszkańców.</w:t>
      </w:r>
    </w:p>
    <w:p>
      <w:pPr>
        <w:pStyle w:val="BodyText"/>
        <w:spacing w:before="240" w:after="24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G. WSPÓŁPRACA I DZIAŁANIA ADMINISTRACYJNO-PRAWNE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Współpraca z jednostkami samorządu terytorialnego, instytucjami kultury, szkołami, uczelniami, muzeami, parkami krajobrazowymi, organizacjami pozarządowymi oraz przedsiębiorcami</w:t>
      </w:r>
      <w:r>
        <w:rPr>
          <w:rFonts w:ascii="quote-cjk-patch;Inter;system-ui" w:hAnsi="quote-cjk-patch;Inter;system-ui"/>
        </w:rPr>
        <w:t>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Wspieranie inicjatyw obywatelskich</w:t>
      </w:r>
      <w:r>
        <w:rPr>
          <w:rFonts w:ascii="quote-cjk-patch;Inter;system-ui" w:hAnsi="quote-cjk-patch;Inter;system-ui"/>
        </w:rPr>
        <w:t> służących rozwojowi miejscowości;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Opiniowanie projektów</w:t>
      </w:r>
      <w:r>
        <w:rPr>
          <w:rFonts w:ascii="quote-cjk-patch;Inter;system-ui" w:hAnsi="quote-cjk-patch;Inter;system-ui"/>
        </w:rPr>
        <w:t> mogących oddziaływać na krajobraz, środowisko, zabytki lub jakość życia mieszkańców;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Podejmowanie działań na rzecz ochrony terenów</w:t>
      </w:r>
      <w:r>
        <w:rPr>
          <w:rFonts w:ascii="quote-cjk-patch;Inter;system-ui" w:hAnsi="quote-cjk-patch;Inter;system-ui"/>
        </w:rPr>
        <w:t> przed niekontrolowaną zabudową przemysłową oraz inwestycjami mogącymi trwale naruszyć walory przyrodnicze, krajobrazowe lub kulturowe miejscowości;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Udział w konsultacjach społecznych</w:t>
      </w:r>
      <w:r>
        <w:rPr>
          <w:rFonts w:ascii="quote-cjk-patch;Inter;system-ui" w:hAnsi="quote-cjk-patch;Inter;system-ui"/>
        </w:rPr>
        <w:t> oraz postępowaniach administracyjnych dotyczących ochrony środowiska, zabytków, planowania przestrzennego i zagospodarowania terenu;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Pozyskiwanie środków finansowych</w:t>
      </w:r>
      <w:r>
        <w:rPr>
          <w:rFonts w:ascii="quote-cjk-patch;Inter;system-ui" w:hAnsi="quote-cjk-patch;Inter;system-ui"/>
        </w:rPr>
        <w:t> na realizację celów statutowych.</w:t>
      </w:r>
    </w:p>
    <w:p>
      <w:pPr>
        <w:pStyle w:val="Heading2"/>
        <w:spacing w:lineRule="atLeast" w:line="480" w:before="480" w:after="240"/>
        <w:rPr>
          <w:rFonts w:ascii="quote-cjk-patch;Inter;system-ui" w:hAnsi="quote-cjk-patch;Inter;system-ui" w:hint="eastAsia"/>
          <w:b w:val="false"/>
          <w:bCs w:val="false"/>
          <w:sz w:val="33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Rozdział III</w:t>
      </w:r>
    </w:p>
    <w:p>
      <w:pPr>
        <w:pStyle w:val="Heading2"/>
        <w:spacing w:lineRule="atLeast" w:line="480" w:before="480" w:after="240"/>
        <w:rPr>
          <w:rFonts w:ascii="quote-cjk-patch;Inter;system-ui" w:hAnsi="quote-cjk-patch;Inter;system-ui" w:hint="eastAsia"/>
          <w:b w:val="false"/>
          <w:bCs w:val="false"/>
          <w:sz w:val="33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Sposoby realizacji celów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3</w:t>
      </w:r>
    </w:p>
    <w:p>
      <w:pPr>
        <w:pStyle w:val="BodyText"/>
        <w:spacing w:before="240" w:after="24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>Stowarzyszenie realizuje swoje cele poprzez: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Organizowanie wydarzeń edukacyjnych, historycznych i kulturalnych;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Organizowanie spacerów historycznych, geologicznych i przyrodniczych;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Prowadzenie działań informacyjnych i promocyjnych (strona internetowa, media społecznościowe, wydawnictwa);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Wydawanie publikacji, folderów, map i materiałów edukacyjnych;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Organizowanie spotkań mieszkańców, warsztatów i konsultacji społecznych;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Współpracę z muzeami, szkołami, uczelniami, organizacjami pozarządowymi oraz lokalnymi przedsiębiorcami;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Inicjowanie działań na rzecz ochrony zabytków, krajobrazu i środowiska;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Opiniowanie przedsięwzięć mogących wpływać na walory przyrodnicze lub kulturowe miejscowości;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Składanie wniosków, opinii, petycji i uwag do organów administracji publicznej;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Udział w postępowaniach administracyjnych i konsultacjach społecznych (w tym w sprawach miejscowych planów zagospodarowania przestrzennego, decyzji środowiskowych i pozwoleń na budowę);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Występowanie do organów administracji i sądów administracyjnych w przypadkach przewidzianych prawem;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Prowadzenie monitoringu stanu środowiska, zabytków i krajobrazu, w tym stanu zlewni rzeki Słotwiny oraz zagrożeń powodziowych;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Organizowanie akcji społecznych, sprzątania terenów i prac porządkowych;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Pozyskiwanie środków finansowych (granty krajowe, unijne, dotacje gminne) na realizację celów Stowarzyszenia;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Prowadzenie działalności odpłatnej po ewentualnym przekształceniu w stowarzyszenie rejestrowe;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Organizowanie konferencji, wystaw, rajdów i festynów;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Współpracę z właścicielami nieruchomości oraz instytucjami publicznymi w celu rewitalizacji i ochrony dziedzictwa.</w:t>
      </w:r>
    </w:p>
    <w:p>
      <w:pPr>
        <w:pStyle w:val="Heading2"/>
        <w:spacing w:lineRule="atLeast" w:line="480" w:before="480" w:after="240"/>
        <w:rPr>
          <w:rFonts w:ascii="quote-cjk-patch;Inter;system-ui" w:hAnsi="quote-cjk-patch;Inter;system-ui" w:hint="eastAsia"/>
          <w:b w:val="false"/>
          <w:bCs w:val="false"/>
          <w:sz w:val="33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Rozdział IV</w:t>
      </w:r>
    </w:p>
    <w:p>
      <w:pPr>
        <w:pStyle w:val="Heading2"/>
        <w:spacing w:lineRule="atLeast" w:line="480" w:before="480" w:after="240"/>
        <w:rPr>
          <w:rFonts w:ascii="quote-cjk-patch;Inter;system-ui" w:hAnsi="quote-cjk-patch;Inter;system-ui" w:hint="eastAsia"/>
          <w:b w:val="false"/>
          <w:bCs w:val="false"/>
          <w:sz w:val="33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Członkowie Stowarzyszenia – prawa i obowiązki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4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Członkiem Stowarzyszenia może zostać każda osoba fizyczna posiadająca pełną zdolność do czynności prawnych i niepozbawiona praw publicznych.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Przyjęcia nowych członków dokonuje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Zarząd Stowarzyszenia</w:t>
      </w:r>
      <w:r>
        <w:rPr>
          <w:rFonts w:ascii="quote-cjk-patch;Inter;system-ui" w:hAnsi="quote-cjk-patch;Inter;system-ui"/>
        </w:rPr>
        <w:t> na podstawie pisemnej deklaracji członkowskiej z rekomendacją co najmniej dwóch członków Stowarzyszenia.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Członkostwo ustaje na skutek:</w:t>
        <w:br/>
        <w:t>a) dobrowolnego wystąpienia zgłoszonego na piśmie Zarządowi;</w:t>
        <w:br/>
        <w:t>b) wykluczenia uchwałą Zarządu z powodu rażącego naruszania postanowień Regulaminu, działania na szkodę Stowarzyszenia lub braku opłacania ustalonych obowiązkowych składek;</w:t>
        <w:br/>
        <w:t>c) utraty praw publicznych na podstawie prawomocnego orzeczenia sądu;</w:t>
        <w:br/>
        <w:t>d) śmierci członka.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Fonts w:ascii="quote-cjk-patch;Inter;system-ui" w:hAnsi="quote-cjk-patch;Inter;system-ui"/>
        </w:rPr>
        <w:t xml:space="preserve"> </w:t>
      </w:r>
      <w:r>
        <w:rPr>
          <w:color w:val="000000"/>
        </w:rPr>
        <w:t>Od uchwały Zarządu o wykluczeniu, o której mowa w ust. 3 lit. b, członkowi przysługuje prawo odwołania się do Zebrania Członków, w terminie 14 dni od dnia doręczenia mu uchwały wraz z uzasadnieniem. Odwołanie wnosi się za pośrednictwem Zarządu, który przedstawia je najbliższemu Zebraniu Członków. Do czasu rozpatrzenia odwołania wykonanie uchwały o wykluczeniu ulega zawieszeniu. Uchwała Zebrania Członków w przedmiocie odwołania jest ostateczna.</w:t>
      </w:r>
    </w:p>
    <w:p>
      <w:pPr>
        <w:pStyle w:val="BodyText"/>
        <w:spacing w:before="0" w:after="0"/>
        <w:rPr>
          <w:rStyle w:val="Strong"/>
          <w:rFonts w:ascii="quote-cjk-patch;Inter;system-ui" w:hAnsi="quote-cjk-patch;Inter;system-ui" w:hint="eastAsia"/>
          <w:b w:val="false"/>
          <w:bCs w:val="false"/>
        </w:rPr>
      </w:pPr>
      <w:r>
        <w:rPr>
          <w:rFonts w:hint="eastAsia" w:ascii="quote-cjk-patch;Inter;system-ui" w:hAnsi="quote-cjk-patch;Inter;system-ui"/>
          <w:b w:val="false"/>
          <w:bCs w:val="false"/>
        </w:rPr>
      </w:r>
    </w:p>
    <w:p>
      <w:pPr>
        <w:pStyle w:val="BodyText"/>
        <w:spacing w:before="240" w:after="240"/>
        <w:jc w:val="center"/>
        <w:rPr>
          <w:rStyle w:val="Strong"/>
          <w:rFonts w:ascii="quote-cjk-patch;Inter;system-ui" w:hAnsi="quote-cjk-patch;Inter;system-ui"/>
          <w:b w:val="false"/>
          <w:bCs w:val="false"/>
        </w:rPr>
      </w:pPr>
      <w:r>
        <w:rPr>
          <w:rFonts w:ascii="quote-cjk-patch;Inter;system-ui" w:hAnsi="quote-cjk-patch;Inter;system-ui"/>
          <w:b w:val="false"/>
          <w:bCs w:val="false"/>
        </w:rPr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5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Członkowie Stowarzyszenia mają prawo do:</w:t>
        <w:br/>
        <w:t>a) czynnego i biernego prawa wyborczego do organów Stowarzyszenia;</w:t>
        <w:br/>
        <w:t>b) uczestniczenia z głosem stanowiącym w Zebraniu Członków;</w:t>
        <w:br/>
        <w:t>c) zgłaszania wniosków i postulatów dotyczących działalności Stowarzyszenia;</w:t>
        <w:br/>
        <w:t>d) uczestniczenia w zebraniach, wykładach oraz imprezach organizowanych przez Stowarzyszenie;</w:t>
        <w:br/>
        <w:t>e) wglądu do dokumentów Stowarzyszenia na zasadach określonych przez Zarząd.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Do obowiązków członków należy:</w:t>
        <w:br/>
        <w:t>a) przestrzeganie postanowień Regulaminu oraz uchwał organów Stowarzyszenia;</w:t>
        <w:br/>
        <w:t>b) aktywne wspieranie celów Stowarzyszenia;</w:t>
        <w:br/>
        <w:t>c) terminowe opłacanie składek członkowskich, jeśli takie zostaną ustalone;</w:t>
        <w:br/>
        <w:t>d) dbanie o dobre imię Stowarzyszenia.</w:t>
      </w:r>
    </w:p>
    <w:p>
      <w:pPr>
        <w:pStyle w:val="BodyText"/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  <w:sz w:val="33"/>
        </w:rPr>
        <w:t>Rozdział V</w:t>
      </w:r>
    </w:p>
    <w:p>
      <w:pPr>
        <w:pStyle w:val="Heading2"/>
        <w:spacing w:lineRule="atLeast" w:line="480" w:before="480" w:after="240"/>
        <w:rPr>
          <w:rFonts w:ascii="quote-cjk-patch;Inter;system-ui" w:hAnsi="quote-cjk-patch;Inter;system-ui" w:hint="eastAsia"/>
          <w:b w:val="false"/>
          <w:bCs w:val="false"/>
          <w:sz w:val="33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Władze Stowarzyszenia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6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Władzami Stowarzyszenia są:</w:t>
        <w:br/>
        <w:t>a)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Zebranie Członków</w:t>
      </w:r>
      <w:r>
        <w:rPr>
          <w:rFonts w:ascii="quote-cjk-patch;Inter;system-ui" w:hAnsi="quote-cjk-patch;Inter;system-ui"/>
        </w:rPr>
        <w:t> – najwyższa władza Stowarzyszenia;</w:t>
        <w:br/>
        <w:t>b)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Zarząd</w:t>
      </w:r>
      <w:r>
        <w:rPr>
          <w:rFonts w:ascii="quote-cjk-patch;Inter;system-ui" w:hAnsi="quote-cjk-patch;Inter;system-ui"/>
        </w:rPr>
        <w:t> – organ wykonawczy i reprezentujący Stowarzyszenie na zewnątrz.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Kadencja Zarządu trwa 4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(cztery) lata</w:t>
      </w:r>
      <w:r>
        <w:rPr>
          <w:rFonts w:ascii="quote-cjk-patch;Inter;system-ui" w:hAnsi="quote-cjk-patch;Inter;system-ui"/>
        </w:rPr>
        <w:t>. Członkowie Zarządu mogą być wybierani na kolejne kadencje.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Funkcji w Zarządzie nie można łączyć z funkcją członka Komisji Rewizyjnej, o ile zostanie ona powołana.</w:t>
      </w:r>
    </w:p>
    <w:p>
      <w:pPr>
        <w:pStyle w:val="Heading2"/>
        <w:spacing w:lineRule="atLeast" w:line="480" w:before="480" w:after="240"/>
        <w:rPr>
          <w:b w:val="false"/>
          <w:bCs w:val="false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Rozdział VI</w:t>
      </w:r>
    </w:p>
    <w:p>
      <w:pPr>
        <w:pStyle w:val="Heading2"/>
        <w:spacing w:lineRule="atLeast" w:line="480" w:before="480" w:after="240"/>
        <w:rPr>
          <w:rFonts w:ascii="quote-cjk-patch;Inter;system-ui" w:hAnsi="quote-cjk-patch;Inter;system-ui" w:hint="eastAsia"/>
          <w:b w:val="false"/>
          <w:bCs w:val="false"/>
          <w:sz w:val="33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Zarząd Stowarzyszenia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7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Zarząd składa się z 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3 (trzech) do 5 (pięciu) Członków Zarządu</w:t>
      </w:r>
      <w:r>
        <w:rPr>
          <w:rFonts w:ascii="quote-cjk-patch;Inter;system-ui" w:hAnsi="quote-cjk-patch;Inter;system-ui"/>
          <w:color w:val="000000"/>
        </w:rPr>
        <w:t>, w tym:</w:t>
      </w:r>
      <w:r>
        <w:rPr>
          <w:rFonts w:ascii="quote-cjk-patch;Inter;system-ui" w:hAnsi="quote-cjk-patch;Inter;system-ui"/>
        </w:rPr>
        <w:br/>
        <w:t>a)  Prezesa Zarządu;</w:t>
        <w:br/>
        <w:t>b)  Wiceprezesa;</w:t>
        <w:br/>
        <w:t>c)  opcjonalnie Sekretarza oraz Członka Zarządu (jednej lub dwóch osób, w zależności od liczebności Zarządu). Funkcje, o których mowa w lit. c, mogą pozostawać nieobsadzone do czasu ich uzupełnienia przez Zebranie Członków, co nie wstrzymuje działania Zarządu w pozostałym składzie.]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Zarząd kieruje bieżącą działalnością Stowarzyszenia i reprezentuje je na zewnątrz.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8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Do kompetencji Zarządu należy w szczególności:</w:t>
        <w:br/>
        <w:t>a) kierowanie działalnością Stowarzyszenia zgodnie z uchwałami Zebrania Członków;</w:t>
        <w:br/>
        <w:t>b) reprezentowanie Stowarzyszenia na zewnątrz;</w:t>
        <w:br/>
        <w:t>c) zarządzanie majątkiem Stowarzyszenia;</w:t>
        <w:br/>
        <w:t>d) przyjmowanie i wykluczanie członków Stowarzyszenia;</w:t>
        <w:br/>
        <w:t>e) uchwalanie rocznych planów pracy i budżetu;</w:t>
        <w:br/>
        <w:t>f) składanie sprawozdań Zebraniu Członków;</w:t>
        <w:br/>
        <w:t>g) zwoływanie Zebrań Członków;</w:t>
        <w:br/>
        <w:t>h) zatrudnianie pracowników;</w:t>
        <w:br/>
        <w:t>i) podejmowanie uchwał o nabywaniu, zbywaniu lub obciążaniu majątku Stowarzyszenia.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9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jc w:val="start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Sposób reprezentacji Stowarzyszenia</w:t>
      </w:r>
      <w:r>
        <w:rPr>
          <w:rFonts w:ascii="quote-cjk-patch;Inter;system-ui" w:hAnsi="quote-cjk-patch;Inter;system-ui"/>
        </w:rPr>
        <w:t>:</w:t>
        <w:br/>
      </w:r>
      <w:r>
        <w:rPr/>
        <w:t>a) Do składania oświadczeń woli w imieniu Stowarzyszenia, w tym do zaciągania zobowiązań, uprawnionych jest dwóch członków Zarządu działających łącznie, z których co najmniej jednym jest Prezes lub Wiceprezes.</w:t>
        <w:br/>
        <w:t>b) Czynności przekraczające zakres zwykłego zarządu, o których mowa w ust. 3, wymagają działania wszystkich aktualnych członków Zarządu łącznie, niezależnie od progu wskazanego w lit. a.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Podejmowanie uchwał przez Zarząd</w:t>
      </w:r>
      <w:r>
        <w:rPr>
          <w:rFonts w:ascii="quote-cjk-patch;Inter;system-ui" w:hAnsi="quote-cjk-patch;Inter;system-ui"/>
        </w:rPr>
        <w:t>:</w:t>
        <w:br/>
        <w:t>a) Uchwały Zarządu zapadają zwykłą większością głosów przy obecności co najmniej połowy członków Zarządu.</w:t>
        <w:br/>
        <w:t>b) W przypadku równej liczby głosów decyduje głos Prezesa Zarządu a w przypadku jego nieobecności  głos Wiceprezesa.</w:t>
        <w:br/>
        <w:t>c) Z posiedzeń Zarządu sporządza się protokół, który podpisują wszyscy obecni członkowie Zarządu.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 xml:space="preserve"> 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Czynności przekraczające zakres zwykłego zarządu</w:t>
      </w:r>
      <w:r>
        <w:rPr>
          <w:rFonts w:ascii="quote-cjk-patch;Inter;system-ui" w:hAnsi="quote-cjk-patch;Inter;system-ui"/>
        </w:rPr>
        <w:t> (w tym zbycie nieruchomości, ustanowienie ograniczonych praw rzecznych, zaciągnięcie zobowiązania powyżej kwoty 5.000,00 zł) wymagają uprzedniej uchwały Zebrania Członków.</w:t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  <w:sz w:val="33"/>
        </w:rPr>
      </w:pPr>
      <w:r>
        <w:rPr>
          <w:rFonts w:ascii="quote-cjk-patch;Inter;system-ui" w:hAnsi="quote-cjk-patch;Inter;system-ui"/>
          <w:sz w:val="33"/>
        </w:rPr>
        <w:t>Rozdział VII</w:t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  <w:sz w:val="33"/>
        </w:rPr>
      </w:pPr>
      <w:r>
        <w:rPr>
          <w:rFonts w:hint="eastAsia" w:ascii="quote-cjk-patch;Inter;system-ui" w:hAnsi="quote-cjk-patch;Inter;system-ui"/>
          <w:sz w:val="33"/>
        </w:rPr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  <w:sz w:val="33"/>
        </w:rPr>
      </w:pPr>
      <w:r>
        <w:rPr>
          <w:rFonts w:ascii="quote-cjk-patch;Inter;system-ui" w:hAnsi="quote-cjk-patch;Inter;system-ui"/>
          <w:sz w:val="33"/>
        </w:rPr>
        <w:t>Zebranie Członków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10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Najwyższą władzą Stowarzyszenia jest Zebranie Członków, które stanowią wszyscy członkowie Stowarzyszenia.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Zebranie Członków jest właściwe do podejmowania decyzji we wszystkich sprawach Stowarzyszenia, z wyjątkiem spraw zastrzeżonych do kompetencji Zarządu.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Do wyłącznej kompetencji Zebrania Członków należy:</w:t>
        <w:br/>
        <w:t>a) uchwalanie Regulaminu i jego zmian;</w:t>
        <w:br/>
        <w:t>b) wybór i odwołanie członków Zarządu;</w:t>
        <w:br/>
        <w:t>c) podjęcie uchwały w sprawie rozwiązania Stowarzyszenia;</w:t>
        <w:br/>
        <w:t>d) ustalanie wysokości składki członkowskiej;</w:t>
        <w:br/>
        <w:t>e) rozpatrywanie sprawozdań Zarządu i udzielanie absolutorium;</w:t>
        <w:br/>
        <w:t>f) podejmowanie uchwał w sprawie nabycia, zbycia lub obciążenia nieruchomości.</w:t>
      </w:r>
    </w:p>
    <w:p>
      <w:pPr>
        <w:pStyle w:val="BodyText"/>
        <w:spacing w:before="240" w:after="240"/>
        <w:rPr>
          <w:rStyle w:val="Strong"/>
          <w:rFonts w:ascii="quote-cjk-patch;Inter;system-ui" w:hAnsi="quote-cjk-patch;Inter;system-ui" w:hint="eastAsia"/>
          <w:b w:val="false"/>
          <w:bCs w:val="false"/>
        </w:rPr>
      </w:pPr>
      <w:r>
        <w:rPr>
          <w:rFonts w:hint="eastAsia" w:ascii="quote-cjk-patch;Inter;system-ui" w:hAnsi="quote-cjk-patch;Inter;system-ui"/>
          <w:b w:val="false"/>
          <w:bCs w:val="false"/>
        </w:rPr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11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 xml:space="preserve">Zebranie Członków zwołuje Zarząd z własnej inicjatywy lub na żądanie co najmniej </w:t>
      </w:r>
      <w:del w:id="0" w:author="US" w:date="2026-06-30T00:05:00Z">
        <w:r>
          <w:rPr>
            <w:rFonts w:ascii="quote-cjk-patch;Inter;system-ui" w:hAnsi="quote-cjk-patch;Inter;system-ui"/>
          </w:rPr>
          <w:delText xml:space="preserve"> </w:delText>
        </w:r>
      </w:del>
      <w:r>
        <w:rPr>
          <w:rFonts w:ascii="quote-cjk-patch;Inter;system-ui" w:hAnsi="quote-cjk-patch;Inter;system-ui"/>
        </w:rPr>
        <w:t xml:space="preserve"> 1/3 członków Stowarzyszenia.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Zebranie Członków odbywa się co najmniej raz w roku (Zebranie Sprawozdawcze).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jc w:val="both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O terminie, miejscu i porządku obrad Zarząd zawiadamia członków co najmniej na 14 dni przed terminem zebrania, wskazując jednocześnie drugi termin zebrania, o którym mowa w § 12 ust. 2, na wypadek braku kworum w pierwszym terminie. Zawiadomienie następuje drogą elektroniczną, na adres e-mail wskazany przez członka w deklaracji członkowskiej, a w przypadku braku takiego adresu lub na żądanie członka – pisemnie, na adres do korespondencji wskazany w deklaracji.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12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Uchwały Zebrania Członków zapadają zwykłą większością głosów przy obecności co najmniej połowy uprawnionych do głosowania członków w pierwszym terminie.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W drugim terminie, który może być wyznaczony tego samego dnia, co najmniej 30 minut później, Zebranie Członków jest władne do podejmowania uchwał bez względu na liczbę obecnych członków.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Każdy członek ma jeden głos.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jc w:val="both"/>
        <w:rPr/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Głosowania odbywają się jawnie, chyba że Regulamin lub uchwała Zebrania Członków stanowią inaczej, z zastrzeżeniem zdania drugiego.  Zebranie Członków Zarządu może postanowić o przeprowadzeniu w trybie tajnym głosowania w sprawach wyboru i odwołania członków Zarządu a także w innych sprawach- na wniosek co najmniej jednego z obecnych członków.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Z Zebrania Członków sporządza się protokół, który podpisują Przewodniczący Zebrania i Protokolant.</w:t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Heading2"/>
        <w:spacing w:lineRule="atLeast" w:line="480" w:before="480" w:after="240"/>
        <w:rPr>
          <w:b w:val="false"/>
          <w:bCs w:val="false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Rozdział VIII</w:t>
      </w:r>
    </w:p>
    <w:p>
      <w:pPr>
        <w:pStyle w:val="Heading2"/>
        <w:spacing w:lineRule="atLeast" w:line="480" w:before="480" w:after="240"/>
        <w:rPr>
          <w:rFonts w:ascii="quote-cjk-patch;Inter;system-ui" w:hAnsi="quote-cjk-patch;Inter;system-ui" w:hint="eastAsia"/>
          <w:b w:val="false"/>
          <w:bCs w:val="false"/>
          <w:sz w:val="33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Majątek i środki finansowe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13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Majątek Stowarzyszenia powstaje ze środków finansowych pochodzących z:</w:t>
        <w:br/>
        <w:t>a) składek członkowskich;</w:t>
        <w:br/>
        <w:t>b) darowizn;</w:t>
        <w:br/>
        <w:t>c) spadków i zapisów;</w:t>
        <w:br/>
        <w:t>d) dochodów z majątku Stowarzyszenia;</w:t>
        <w:br/>
        <w:t>e) dotacji (w tym z budżetu państwa, jednostek samorządu terytorialnego oraz środków Unii Europejskiej);</w:t>
        <w:br/>
        <w:t>f) zbiórek publicznych prowadzonych zgodnie z przepisami prawa;</w:t>
        <w:br/>
        <w:t>g) ofiarności publicznej;</w:t>
        <w:br/>
        <w:t>h) innych prawnie dopuszczalnych źródeł.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jc w:val="both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 xml:space="preserve">Stowarzyszenie może ubiegać się o dotacje oraz o </w:t>
      </w:r>
      <w:r>
        <w:rPr>
          <w:rFonts w:ascii="quote-cjk-patch;Inter;system-ui" w:hAnsi="quote-cjk-patch;Inter;system-ui"/>
          <w:color w:val="000000"/>
        </w:rPr>
        <w:t>uzyskanie</w:t>
      </w:r>
      <w:r>
        <w:rPr>
          <w:rFonts w:ascii="quote-cjk-patch;Inter;system-ui" w:hAnsi="quote-cjk-patch;Inter;system-ui"/>
        </w:rPr>
        <w:t xml:space="preserve"> statusu organizacji pożytku publicznego i uprawnienie do otrzymywania 1% podatku dochodowego od osób fizycznych.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14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Gospodarka finansowa Stowarzyszenia prowadzona jest zgodnie z obowiązującymi przepisami prawa.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Składki członkowskie są dobrowolne, chyba że Zebranie Członków uchwali ich obowiązkową wysokość.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Decyzje o zaciąganiu zobowiązań finansowych podejmuje Zarząd, z zastrzeżeniem § 9 ust. 3.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Stowarzyszenie prowadzi księgowość (uproszczoną) zgodnie z odrębnymi przepisami.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before="0" w:after="0"/>
        <w:ind w:hanging="0" w:start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before="0" w:after="0"/>
        <w:ind w:hanging="0" w:start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before="0" w:after="0"/>
        <w:ind w:hanging="0" w:start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Rozdział IX</w:t>
      </w:r>
    </w:p>
    <w:p>
      <w:pPr>
        <w:pStyle w:val="Heading2"/>
        <w:spacing w:lineRule="atLeast" w:line="480" w:before="480" w:after="240"/>
        <w:rPr>
          <w:rFonts w:ascii="quote-cjk-patch;Inter;system-ui" w:hAnsi="quote-cjk-patch;Inter;system-ui" w:hint="eastAsia"/>
          <w:b w:val="false"/>
          <w:bCs w:val="false"/>
          <w:sz w:val="33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Zmiana regulaminu i rozwiązanie Stowarzyszenia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15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Zmiany Regulaminu wymagają uchwały Zebrania Członków podjętej większością 2/3 głosów przy obecności co najmniej połowy uprawnionych do głosowania członków.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16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Rozwiązanie Stowarzyszenia następuje na podstawie uchwały Zebrania Członków podjętej większością 2/3 głosów przy obecności co najmniej połowy uprawnionych do głosowania członków.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Uchwała o rozwiązaniu Stowarzyszenia określa sposób przeprowadzenia likwidacji oraz przeznaczenie majątku Stowarzyszenia.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 xml:space="preserve"> </w:t>
      </w:r>
      <w:r>
        <w:rPr>
          <w:rFonts w:ascii="quote-cjk-patch;Inter;system-ui" w:hAnsi="quote-cjk-patch;Inter;system-ui"/>
        </w:rPr>
        <w:t>Majątek Stowarzyszenia po jego rozwiązaniu może być przeznaczony wyłącznie na cele społecznie użyteczne, zgodnie z wolą Zebrania Członków, nie może być jednak podzielony między członków.</w:t>
      </w:r>
    </w:p>
    <w:p>
      <w:pPr>
        <w:pStyle w:val="BodyText"/>
        <w:spacing w:before="0" w:after="0"/>
        <w:rPr>
          <w:rFonts w:ascii="quote-cjk-patch;Inter;system-ui" w:hAnsi="quote-cjk-patch;Inter;system-ui" w:hint="eastAsia"/>
        </w:rPr>
      </w:pPr>
      <w:r>
        <w:rPr>
          <w:rFonts w:hint="eastAsia" w:ascii="quote-cjk-patch;Inter;system-ui" w:hAnsi="quote-cjk-patch;Inter;system-ui"/>
        </w:rPr>
      </w:r>
    </w:p>
    <w:p>
      <w:pPr>
        <w:pStyle w:val="Heading2"/>
        <w:spacing w:lineRule="atLeast" w:line="480" w:before="480" w:after="240"/>
        <w:rPr>
          <w:rFonts w:ascii="quote-cjk-patch;Inter;system-ui" w:hAnsi="quote-cjk-patch;Inter;system-ui" w:hint="eastAsia"/>
          <w:b w:val="false"/>
          <w:bCs w:val="false"/>
          <w:sz w:val="33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Rozdział X</w:t>
      </w:r>
    </w:p>
    <w:p>
      <w:pPr>
        <w:pStyle w:val="Heading2"/>
        <w:spacing w:lineRule="atLeast" w:line="480" w:before="480" w:after="240"/>
        <w:rPr>
          <w:rFonts w:ascii="quote-cjk-patch;Inter;system-ui" w:hAnsi="quote-cjk-patch;Inter;system-ui" w:hint="eastAsia"/>
          <w:b w:val="false"/>
          <w:bCs w:val="false"/>
          <w:sz w:val="33"/>
        </w:rPr>
      </w:pPr>
      <w:r>
        <w:rPr>
          <w:rFonts w:ascii="quote-cjk-patch;Inter;system-ui" w:hAnsi="quote-cjk-patch;Inter;system-ui"/>
          <w:b w:val="false"/>
          <w:bCs w:val="false"/>
          <w:sz w:val="33"/>
        </w:rPr>
        <w:t>Postanowienia końcowe</w:t>
      </w:r>
    </w:p>
    <w:p>
      <w:pPr>
        <w:pStyle w:val="BodyText"/>
        <w:spacing w:before="240" w:after="240"/>
        <w:jc w:val="center"/>
        <w:rPr/>
      </w:pPr>
      <w:r>
        <w:rPr>
          <w:rStyle w:val="Strong"/>
          <w:rFonts w:ascii="quote-cjk-patch;Inter;system-ui" w:hAnsi="quote-cjk-patch;Inter;system-ui"/>
          <w:b w:val="false"/>
          <w:bCs w:val="false"/>
        </w:rPr>
        <w:t>§ 17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>Regulamin wchodzi w życie z dniem podjęcia uchwały o jego przyjęciu przez Zebranie Założycielskie.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rPr/>
      </w:pPr>
      <w:r>
        <w:rPr>
          <w:rFonts w:ascii="quote-cjk-patch;Inter;system-ui" w:hAnsi="quote-cjk-patch;Inter;system-ui"/>
        </w:rPr>
        <w:t>Regulamin został uchwalony w dniu 29.06.</w:t>
      </w:r>
      <w:r>
        <w:rPr>
          <w:rStyle w:val="Strong"/>
          <w:rFonts w:ascii="quote-cjk-patch;Inter;system-ui" w:hAnsi="quote-cjk-patch;Inter;system-ui"/>
          <w:b w:val="false"/>
          <w:bCs w:val="false"/>
        </w:rPr>
        <w:t>2026 r.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rPr>
          <w:rFonts w:ascii="quote-cjk-patch;Inter;system-ui" w:hAnsi="quote-cjk-patch;Inter;system-ui" w:hint="eastAsia"/>
        </w:rPr>
      </w:pPr>
      <w:r>
        <w:rPr>
          <w:rFonts w:ascii="quote-cjk-patch;Inter;system-ui" w:hAnsi="quote-cjk-patch;Inter;system-ui"/>
        </w:rPr>
        <w:t>Sprawy nieuregulowane niniejszym Regulaminem rozstrzygane są zgodnie z przepisami ustawy z dnia 7 kwietnia 1989 r. – Prawo o stowarzyszeniach.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quote-cjk-patch">
    <w:altName w:val="Inter"/>
    <w:charset w:val="ee" w:characterSet="windows-1250"/>
    <w:family w:val="roman"/>
    <w:pitch w:val="variable"/>
  </w:font>
  <w:font w:name="Inter">
    <w:altName w:val="system-ui"/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8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7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9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25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3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6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uiPriority w:val="9"/>
    <w:qFormat/>
    <w:pPr>
      <w:outlineLvl w:val="0"/>
    </w:pPr>
    <w:rPr>
      <w:rFonts w:ascii="Liberation Serif" w:hAnsi="Liberation Serif" w:eastAsia="NSimSun"/>
      <w:b/>
      <w:bCs/>
      <w:sz w:val="48"/>
      <w:szCs w:val="48"/>
    </w:rPr>
  </w:style>
  <w:style w:type="paragraph" w:styleId="Heading2">
    <w:name w:val="heading 2"/>
    <w:basedOn w:val="Nagwek"/>
    <w:next w:val="BodyText"/>
    <w:uiPriority w:val="9"/>
    <w:unhideWhenUsed/>
    <w:qFormat/>
    <w:pPr>
      <w:spacing w:before="200" w:after="120"/>
      <w:outlineLvl w:val="1"/>
    </w:pPr>
    <w:rPr>
      <w:rFonts w:ascii="Liberation Serif" w:hAnsi="Liberation Serif" w:eastAsia="NSimSu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Znakinumeracji" w:customStyle="1">
    <w:name w:val="Znaki numeracji"/>
    <w:qFormat/>
    <w:rPr/>
  </w:style>
  <w:style w:type="character" w:styleId="Emphasis">
    <w:name w:val="Emphasis"/>
    <w:qFormat/>
    <w:rPr>
      <w:i/>
      <w:iCs/>
    </w:rPr>
  </w:style>
  <w:style w:type="character" w:styleId="LineNumber">
    <w:name w:val="line number"/>
    <w:rPr/>
  </w:style>
  <w:style w:type="paragraph" w:styleId="Nagwek" w:customStyle="1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ks" w:customStyle="1">
    <w:name w:val="Indeks"/>
    <w:basedOn w:val="Normal"/>
    <w:qFormat/>
    <w:pPr>
      <w:suppressLineNumbers/>
    </w:pPr>
    <w:rPr/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/>
  </w:style>
  <w:style w:type="paragraph" w:styleId="Gwkaistopka" w:customStyle="1">
    <w:name w:val="Główka i stopka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Gwkaistopkauser" w:customStyle="1">
    <w:name w:val="Główka i stopka (user)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Liniapozioma" w:customStyle="1">
    <w:name w:val="Linia poziom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ooter">
    <w:name w:val="footer"/>
    <w:basedOn w:val="Gwkaistopka"/>
    <w:pPr/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LibreOffice/26.2.4.2$Windows_X86_64 LibreOffice_project/0229ac93fcf0d7cbc6376066c6f35021cef002dc</Application>
  <AppVersion>15.0000</AppVersion>
  <Pages>11</Pages>
  <Words>2118</Words>
  <Characters>14749</Characters>
  <CharactersWithSpaces>16737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2026-06-30T17:38:00Z</dcterms:created>
  <dc:creator>Urszula Skibicka</dc:creator>
  <dc:description/>
  <dc:language>pl-PL</dc:language>
  <cp:lastModifiedBy/>
  <dcterms:modified xsi:type="dcterms:W3CDTF">2026-07-24T11:41:13Z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